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1c4587"/>
          <w:sz w:val="20"/>
          <w:szCs w:val="20"/>
          <w:rtl w:val="0"/>
        </w:rPr>
        <w:t xml:space="preserve">ACTA REUNIÓ SETMANAL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(Presencial)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55.0" w:type="dxa"/>
        <w:jc w:val="left"/>
        <w:tblInd w:w="30.0" w:type="dxa"/>
        <w:tblBorders>
          <w:top w:color="5483b4" w:space="0" w:sz="4" w:val="single"/>
          <w:left w:color="5483b4" w:space="0" w:sz="4" w:val="single"/>
          <w:bottom w:color="5483b4" w:space="0" w:sz="4" w:val="single"/>
          <w:right w:color="5483b4" w:space="0" w:sz="4" w:val="single"/>
          <w:insideH w:color="5483b4" w:space="0" w:sz="4" w:val="single"/>
          <w:insideV w:color="5483b4" w:space="0" w:sz="4" w:val="single"/>
        </w:tblBorders>
        <w:tblLayout w:type="fixed"/>
        <w:tblLook w:val="0600"/>
      </w:tblPr>
      <w:tblGrid>
        <w:gridCol w:w="10155"/>
        <w:tblGridChange w:id="0">
          <w:tblGrid>
            <w:gridCol w:w="10155"/>
          </w:tblGrid>
        </w:tblGridChange>
      </w:tblGrid>
      <w:tr>
        <w:trPr>
          <w:cantSplit w:val="0"/>
          <w:trHeight w:val="1995" w:hRule="atLeast"/>
          <w:tblHeader w:val="0"/>
        </w:trPr>
        <w:tc>
          <w:tcPr>
            <w:shd w:fill="edee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line="276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Data: 07 de juliol de 2026</w:t>
            </w:r>
          </w:p>
          <w:p w:rsidR="00000000" w:rsidDel="00000000" w:rsidP="00000000" w:rsidRDefault="00000000" w:rsidRPr="00000000" w14:paraId="00000004">
            <w:pPr>
              <w:spacing w:line="276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Hora: 10</w:t>
            </w: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:30 a </w:t>
            </w: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13:30</w:t>
            </w:r>
          </w:p>
          <w:p w:rsidR="00000000" w:rsidDel="00000000" w:rsidP="00000000" w:rsidRDefault="00000000" w:rsidRPr="00000000" w14:paraId="00000005">
            <w:pPr>
              <w:spacing w:line="276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Assistents: Isa, Meriem i Pablo</w:t>
            </w:r>
          </w:p>
          <w:p w:rsidR="00000000" w:rsidDel="00000000" w:rsidP="00000000" w:rsidRDefault="00000000" w:rsidRPr="00000000" w14:paraId="00000006">
            <w:pPr>
              <w:spacing w:line="276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Absent: Jordi i Adam</w:t>
            </w:r>
          </w:p>
          <w:p w:rsidR="00000000" w:rsidDel="00000000" w:rsidP="00000000" w:rsidRDefault="00000000" w:rsidRPr="00000000" w14:paraId="00000007">
            <w:pPr>
              <w:spacing w:line="276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Qui fa l’acta: Pablo</w:t>
            </w:r>
          </w:p>
          <w:p w:rsidR="00000000" w:rsidDel="00000000" w:rsidP="00000000" w:rsidRDefault="00000000" w:rsidRPr="00000000" w14:paraId="00000008">
            <w:pPr>
              <w:spacing w:line="276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Gravació: No</w:t>
            </w:r>
          </w:p>
        </w:tc>
      </w:tr>
    </w:tbl>
    <w:p w:rsidR="00000000" w:rsidDel="00000000" w:rsidP="00000000" w:rsidRDefault="00000000" w:rsidRPr="00000000" w14:paraId="00000009">
      <w:pPr>
        <w:spacing w:after="200" w:line="276" w:lineRule="auto"/>
        <w:rPr>
          <w:rFonts w:ascii="Verdana" w:cs="Verdana" w:eastAsia="Verdana" w:hAnsi="Verdana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0" w:line="276" w:lineRule="auto"/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  <w:rtl w:val="0"/>
        </w:rPr>
        <w:t xml:space="preserve">TEMES TRACTATS: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144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ATENCIÓ TELEFÒNICA AGOST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line="276" w:lineRule="auto"/>
        <w:ind w:left="144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NOM ASSO PER TRANSFERÈNCIES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line="276" w:lineRule="auto"/>
        <w:ind w:left="144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CURSOS AMB PERFILS ▶ 07/07 ▶ REVISAR CONTINGUT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line="276" w:lineRule="auto"/>
        <w:ind w:left="144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CURA I BENESTAR DOCENT ▶ 15/07 ▶ REVISAR CONTINGUT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line="276" w:lineRule="auto"/>
        <w:ind w:left="144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DEPARTAMENT DE XARXES I MKT</w:t>
      </w:r>
    </w:p>
    <w:p w:rsidR="00000000" w:rsidDel="00000000" w:rsidP="00000000" w:rsidRDefault="00000000" w:rsidRPr="00000000" w14:paraId="00000011">
      <w:pPr>
        <w:spacing w:line="276" w:lineRule="auto"/>
        <w:ind w:left="144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ind w:left="144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0" w:line="276" w:lineRule="auto"/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  <w:rtl w:val="0"/>
        </w:rPr>
        <w:t xml:space="preserve">TEMES TRACTATS FORA DE L’ORDRE DEL DIA: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line="276" w:lineRule="auto"/>
        <w:ind w:left="144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FEINES JORDI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line="276" w:lineRule="auto"/>
        <w:ind w:left="144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REUNIONS PRESENCIALS</w:t>
      </w:r>
    </w:p>
    <w:p w:rsidR="00000000" w:rsidDel="00000000" w:rsidP="00000000" w:rsidRDefault="00000000" w:rsidRPr="00000000" w14:paraId="00000017">
      <w:pPr>
        <w:spacing w:line="276" w:lineRule="auto"/>
        <w:ind w:left="144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  <w:rtl w:val="0"/>
        </w:rPr>
        <w:t xml:space="preserve">ACORDS: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A">
      <w:pPr>
        <w:spacing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ATENCIÓ TELEFÒNICA AGOST</w:t>
      </w:r>
    </w:p>
    <w:p w:rsidR="00000000" w:rsidDel="00000000" w:rsidP="00000000" w:rsidRDefault="00000000" w:rsidRPr="00000000" w14:paraId="0000001C">
      <w:pPr>
        <w:spacing w:line="27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Atès que no s’ha pogut fer la coordinació prevista amb Jordi en les reunions, ni presencials, ni virtuals, i que l’atenció telefònica requereix conèixer els criteris, canvis i incidències vigents, es decideix mantenir la planificació inicial: durant el mes d’agost, especialment entre el 10 i el 31, no hi haurà atenció telefònica ordinària.</w:t>
      </w:r>
    </w:p>
    <w:p w:rsidR="00000000" w:rsidDel="00000000" w:rsidP="00000000" w:rsidRDefault="00000000" w:rsidRPr="00000000" w14:paraId="0000001E">
      <w:pPr>
        <w:spacing w:line="27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Es posarà el mateix missatge al contestador que per Nadal i Setmana Santa i es posará al comunicat d’atenció telefònica i la la pàgina de contacte.</w:t>
      </w:r>
    </w:p>
    <w:p w:rsidR="00000000" w:rsidDel="00000000" w:rsidP="00000000" w:rsidRDefault="00000000" w:rsidRPr="00000000" w14:paraId="00000020">
      <w:pPr>
        <w:spacing w:line="27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De totes maneres, en Pablo agafarà telèfon fins el 6 d’agost. La Isa tindrà el telèfon per revisar el contestador i per si sorgeix alguna urgència i ha de fer alguna trucada.</w:t>
      </w:r>
    </w:p>
    <w:p w:rsidR="00000000" w:rsidDel="00000000" w:rsidP="00000000" w:rsidRDefault="00000000" w:rsidRPr="00000000" w14:paraId="00000022">
      <w:pPr>
        <w:spacing w:line="27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NOM ASSO PER TRANSFERÈNCIES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7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7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L’Adam confirma el nom que s’ha de posar per fer una transferència a PrisMa, tant al BBVA com a Caixabank.</w:t>
      </w:r>
    </w:p>
    <w:p w:rsidR="00000000" w:rsidDel="00000000" w:rsidP="00000000" w:rsidRDefault="00000000" w:rsidRPr="00000000" w14:paraId="00000027">
      <w:pPr>
        <w:spacing w:line="27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6" w:lineRule="auto"/>
        <w:rPr>
          <w:rFonts w:ascii="Verdana" w:cs="Verdana" w:eastAsia="Verdana" w:hAnsi="Verdana"/>
          <w:sz w:val="20"/>
          <w:szCs w:val="20"/>
        </w:rPr>
      </w:pPr>
      <w:commentRangeStart w:id="0"/>
      <w:commentRangeStart w:id="1"/>
      <w:r w:rsidDel="00000000" w:rsidR="00000000" w:rsidRPr="00000000">
        <w:rPr>
          <w:rFonts w:ascii="Verdana" w:cs="Verdana" w:eastAsia="Verdana" w:hAnsi="Verdana"/>
          <w:sz w:val="20"/>
          <w:szCs w:val="20"/>
        </w:rPr>
        <w:drawing>
          <wp:inline distB="114300" distT="114300" distL="114300" distR="114300">
            <wp:extent cx="4810125" cy="216217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2162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7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7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</w:rPr>
        <w:drawing>
          <wp:inline distB="114300" distT="114300" distL="114300" distR="114300">
            <wp:extent cx="5353050" cy="111442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1114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76" w:lineRule="auto"/>
        <w:rPr>
          <w:ins w:author="Adam Carmona NOU" w:id="0" w:date="2026-07-08T16:00:45Z"/>
          <w:rFonts w:ascii="Verdana" w:cs="Verdana" w:eastAsia="Verdana" w:hAnsi="Verdana"/>
          <w:sz w:val="20"/>
          <w:szCs w:val="20"/>
        </w:rPr>
      </w:pPr>
      <w:ins w:author="Adam Carmona NOU" w:id="0" w:date="2026-07-08T16:00:45Z">
        <w:commentRangeStart w:id="2"/>
        <w:commentRangeStart w:id="3"/>
        <w:commentRangeStart w:id="4"/>
        <w:r w:rsidDel="00000000" w:rsidR="00000000" w:rsidRPr="00000000">
          <w:rPr>
            <w:rFonts w:ascii="Verdana" w:cs="Verdana" w:eastAsia="Verdana" w:hAnsi="Verdana"/>
            <w:sz w:val="20"/>
            <w:szCs w:val="20"/>
          </w:rPr>
          <w:drawing>
            <wp:inline distB="114300" distT="114300" distL="114300" distR="114300">
              <wp:extent cx="2914650" cy="495300"/>
              <wp:effectExtent b="0" l="0" r="0" t="0"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914650" cy="495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2C">
      <w:pPr>
        <w:spacing w:line="276" w:lineRule="auto"/>
        <w:rPr>
          <w:rFonts w:ascii="Verdana" w:cs="Verdana" w:eastAsia="Verdana" w:hAnsi="Verdana"/>
          <w:sz w:val="20"/>
          <w:szCs w:val="20"/>
        </w:rPr>
      </w:pPr>
      <w:commentRangeEnd w:id="2"/>
      <w:r w:rsidDel="00000000" w:rsidR="00000000" w:rsidRPr="00000000">
        <w:commentReference w:id="2"/>
      </w:r>
      <w:commentRangeEnd w:id="3"/>
      <w:r w:rsidDel="00000000" w:rsidR="00000000" w:rsidRPr="00000000">
        <w:commentReference w:id="3"/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7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7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De totes maneres, sempre podem fer una prova sense haver de completar la transferència.</w:t>
      </w:r>
    </w:p>
    <w:p w:rsidR="00000000" w:rsidDel="00000000" w:rsidP="00000000" w:rsidRDefault="00000000" w:rsidRPr="00000000" w14:paraId="0000002F">
      <w:pPr>
        <w:spacing w:line="27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7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Hem de deixa clar que si hi ha qualsevol errada (un guió, un accent, etc) el banc avisarà que no concuerda.</w:t>
      </w:r>
    </w:p>
    <w:p w:rsidR="00000000" w:rsidDel="00000000" w:rsidP="00000000" w:rsidRDefault="00000000" w:rsidRPr="00000000" w14:paraId="00000031">
      <w:pPr>
        <w:spacing w:line="27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7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CURSOS AMB PERFILS ▶ 07/07 ▶ REVISAR CONTINGUT</w:t>
      </w:r>
    </w:p>
    <w:p w:rsidR="00000000" w:rsidDel="00000000" w:rsidP="00000000" w:rsidRDefault="00000000" w:rsidRPr="00000000" w14:paraId="00000034">
      <w:pPr>
        <w:ind w:left="72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Revisem el contingut i acordem l’assumpte i el hook:</w:t>
      </w:r>
    </w:p>
    <w:p w:rsidR="00000000" w:rsidDel="00000000" w:rsidP="00000000" w:rsidRDefault="00000000" w:rsidRPr="00000000" w14:paraId="00000036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Assumpte: Aquest juliol, suma mèrits i perfils amb els nostres cursos reconeguts!</w:t>
      </w:r>
    </w:p>
    <w:p w:rsidR="00000000" w:rsidDel="00000000" w:rsidP="00000000" w:rsidRDefault="00000000" w:rsidRPr="00000000" w14:paraId="00000038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Hook: Quin cursos acrediten el teu perfil docent?</w:t>
      </w:r>
    </w:p>
    <w:p w:rsidR="00000000" w:rsidDel="00000000" w:rsidP="00000000" w:rsidRDefault="00000000" w:rsidRPr="00000000" w14:paraId="00000039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Revisant text del missatge (</w:t>
      </w:r>
      <w:hyperlink r:id="rId10">
        <w:r w:rsidDel="00000000" w:rsidR="00000000" w:rsidRPr="00000000">
          <w:rPr>
            <w:rFonts w:ascii="Verdana" w:cs="Verdana" w:eastAsia="Verdana" w:hAnsi="Verdana"/>
            <w:color w:val="1155cc"/>
            <w:sz w:val="20"/>
            <w:szCs w:val="20"/>
            <w:u w:val="single"/>
            <w:rtl w:val="0"/>
          </w:rPr>
          <w:t xml:space="preserve">https://www.prisma.cat/proves/meriem/cursos-perfils-2026.html</w:t>
        </w:r>
      </w:hyperlink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) decidim:</w:t>
      </w:r>
    </w:p>
    <w:p w:rsidR="00000000" w:rsidDel="00000000" w:rsidP="00000000" w:rsidRDefault="00000000" w:rsidRPr="00000000" w14:paraId="0000003B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Treure:</w:t>
      </w:r>
    </w:p>
    <w:p w:rsidR="00000000" w:rsidDel="00000000" w:rsidP="00000000" w:rsidRDefault="00000000" w:rsidRPr="00000000" w14:paraId="0000003D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CAT (ja no s’ofereix)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EDEM (es va anul·lar i no hi ha edició a l’agost)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Etiqueta NOU a ALBUM.</w:t>
      </w:r>
    </w:p>
    <w:p w:rsidR="00000000" w:rsidDel="00000000" w:rsidP="00000000" w:rsidRDefault="00000000" w:rsidRPr="00000000" w14:paraId="00000041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42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CURA I BENESTAR DOCENT ▶ 15/07 ▶ REVISAR CONTINGUT</w:t>
      </w:r>
    </w:p>
    <w:p w:rsidR="00000000" w:rsidDel="00000000" w:rsidP="00000000" w:rsidRDefault="00000000" w:rsidRPr="00000000" w14:paraId="00000044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Revisem el contingut i acordem l’assumpte i el hook:</w:t>
      </w:r>
    </w:p>
    <w:p w:rsidR="00000000" w:rsidDel="00000000" w:rsidP="00000000" w:rsidRDefault="00000000" w:rsidRPr="00000000" w14:paraId="00000046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Assumpte: Aquest estiu, forma't pensant en tu</w:t>
      </w:r>
    </w:p>
    <w:p w:rsidR="00000000" w:rsidDel="00000000" w:rsidP="00000000" w:rsidRDefault="00000000" w:rsidRPr="00000000" w14:paraId="00000048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Hook: Temps per tornar a tu</w:t>
      </w:r>
    </w:p>
    <w:p w:rsidR="00000000" w:rsidDel="00000000" w:rsidP="00000000" w:rsidRDefault="00000000" w:rsidRPr="00000000" w14:paraId="00000049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Revisant text del missatge (https://www.prisma.cat/proves/meriem/cura-benestar-emocional-2026.html) decidim obviar la frase «💛 Docent, aquest estiu et toca cuidar-te a tu»</w:t>
      </w:r>
    </w:p>
    <w:p w:rsidR="00000000" w:rsidDel="00000000" w:rsidP="00000000" w:rsidRDefault="00000000" w:rsidRPr="00000000" w14:paraId="0000004B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DEPARTAMENT DE XARXES I MKT</w:t>
      </w:r>
    </w:p>
    <w:p w:rsidR="00000000" w:rsidDel="00000000" w:rsidP="00000000" w:rsidRDefault="00000000" w:rsidRPr="00000000" w14:paraId="0000004E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​S’afegeix l’usuari «Correcció PrisMa» a l’espai de</w:t>
      </w:r>
      <w:hyperlink r:id="rId11">
        <w:r w:rsidDel="00000000" w:rsidR="00000000" w:rsidRPr="00000000">
          <w:rPr>
            <w:rFonts w:ascii="Verdana" w:cs="Verdana" w:eastAsia="Verdana" w:hAnsi="Verdana"/>
            <w:sz w:val="20"/>
            <w:szCs w:val="20"/>
            <w:rtl w:val="0"/>
          </w:rPr>
          <w:t xml:space="preserve"> </w:t>
        </w:r>
      </w:hyperlink>
      <w:hyperlink r:id="rId12">
        <w:r w:rsidDel="00000000" w:rsidR="00000000" w:rsidRPr="00000000">
          <w:rPr>
            <w:rFonts w:ascii="Verdana" w:cs="Verdana" w:eastAsia="Verdana" w:hAnsi="Verdana"/>
            <w:color w:val="1155cc"/>
            <w:sz w:val="20"/>
            <w:szCs w:val="20"/>
            <w:u w:val="single"/>
            <w:rtl w:val="0"/>
          </w:rPr>
          <w:t xml:space="preserve">Xarxes</w:t>
        </w:r>
      </w:hyperlink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perquè Jordi rebi automàticament les còpies de les publicacions que s’han de revisar.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Correccions de Xarxes Socials</w:t>
        <w:br w:type="textWrapping"/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Meriem compartirà amb Jordi el calendari de publicacions de Xarxes Socials. Jordi haurà de revisar i deixar corregides totes les publicacions previstes per a la setmana següent abans de les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8:00 h de cada divendres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Les publicacions es consideraran disponibles per a correcció quan Jordi rebi la còpia corresponent al fòrum de Xarxes, ja que en aquell moment Meriem ja haurà deixat definida la publicació. Si posteriorment Isa o Pablo introdueixen canvis que afectin el text o les imatges amb text, Jordi rebrà una nova còpia i revisarà únicament els elements modificats, si escau.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Correccions de Màrqueting</w:t>
        <w:br w:type="textWrapping"/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Jordi farà les correccions de Màrqueting quan la publicació indiqui expressament que ja està preparada per corregir. La correcció s’haurà de fer a partir del primer fil del fòrum o de la versió concreta que s’indiqui en el missatge.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u w:val="single"/>
          <w:rtl w:val="0"/>
        </w:rPr>
        <w:t xml:space="preserve">L’enllaç o el material de treball estarà disponible al primer fil del fòrum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</w:rPr>
        <w:drawing>
          <wp:inline distB="114300" distT="114300" distL="114300" distR="114300">
            <wp:extent cx="16668750" cy="51054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0" cy="510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Les correccions de Màrqueting sol·licitades durant la setmana hauran d’estar fetes abans de les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8:00 h del divendres d’aquella mateixa setmana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, excepte que en el missatge de sol·licitud s’indiqui expressament un altre termini o una altra prioritat.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FEINES JORDI</w:t>
      </w:r>
    </w:p>
    <w:p w:rsidR="00000000" w:rsidDel="00000000" w:rsidP="00000000" w:rsidRDefault="00000000" w:rsidRPr="00000000" w14:paraId="00000059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Hem parlat de feines que hauria de fer en Jordi en aquest dies (fins el mes d’agost). 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Inicialment estava previst concretar les prioritats amb Jordi durant la reunió setmanal. Atès que no s’ha pogut fer aquesta coordinació conjunta i que Jordi havia indicat expressament que 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«decidíssiu per mi i jo faria el que em diguéssiu», Isa, Meriem i Pablo han definit les prioritats operatives següents fins al mes d’agost. . 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Pensem que no és la millor manera i hauria d'assistir a les reunions setmanals.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Verdana" w:cs="Verdana" w:eastAsia="Verdana" w:hAnsi="Verdana"/>
          <w:sz w:val="20"/>
          <w:szCs w:val="20"/>
          <w:u w:val="singl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u w:val="single"/>
          <w:rtl w:val="0"/>
        </w:rPr>
        <w:t xml:space="preserve">L’assignació de tasques per correu s’adopta de manera puntual per garantir la continuïtat de les feines pendents i no substitueix el sistema ordinari de coordinació de l’equip.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Les tasques, materials, enllaços, lliurables i terminis se li comunicaran també per correu corporatiu i als documents de seguiment corresponents.</w:t>
      </w:r>
    </w:p>
    <w:p w:rsidR="00000000" w:rsidDel="00000000" w:rsidP="00000000" w:rsidRDefault="00000000" w:rsidRPr="00000000" w14:paraId="0000005D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Les tasques acordades inicialment amb les seves dates límit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corresponents són:</w:t>
      </w:r>
    </w:p>
    <w:p w:rsidR="00000000" w:rsidDel="00000000" w:rsidP="00000000" w:rsidRDefault="00000000" w:rsidRPr="00000000" w14:paraId="0000005F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Correcció del Mòdul 2.2 d’ALBUM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. </w:t>
        <w:br w:type="textWrapping"/>
        <w:t xml:space="preserve">En Jordi haurà de revisar el mòdul 2.2 i deixar-hi indicades les correccions necessàries abans del  divendres 10 de juliol a les 10 del matí. Aquest termini és necessari perquè la Isa pugui traspassar els canvis indicats al curs que està en actiu ja que a l’agost no hi ha curs.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Articles del blog pendent de correcció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. </w:t>
        <w:br w:type="textWrapping"/>
        <w:t xml:space="preserve">En 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Jordi haurà de corregir els articles pendents que se li van indicar en un correu anterior abans d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el dilluns 13 de juliol a les 10:00 h, perquè la Isa pugui maquetar-los i en pugui programar la publicació.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Correcció i elaboració de noves preguntes de les FAQs de PrisMa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.  </w:t>
        <w:br w:type="textWrapping"/>
      </w:r>
      <w:hyperlink r:id="rId14">
        <w:r w:rsidDel="00000000" w:rsidR="00000000" w:rsidRPr="00000000">
          <w:rPr>
            <w:rFonts w:ascii="Verdana" w:cs="Verdana" w:eastAsia="Verdana" w:hAnsi="Verdana"/>
            <w:color w:val="1155cc"/>
            <w:sz w:val="20"/>
            <w:szCs w:val="20"/>
            <w:u w:val="single"/>
            <w:rtl w:val="0"/>
          </w:rPr>
          <w:t xml:space="preserve">S’adjunta</w:t>
        </w:r>
      </w:hyperlink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el document de treball que inclou les preguntes freqüents actuals i les propostes de noves preguntes i respostes per incorporar.</w:t>
        <w:br w:type="textWrapping"/>
        <w:t xml:space="preserve">En Jordi haurà de revisar les preguntes existents i les propostes, corregint-les o reformulant-les segons correspongui. També podrà afegir altres preguntes que consideri rellevants.</w:t>
        <w:br w:type="textWrapping"/>
        <w:t xml:space="preserve">E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ls dubtes o comentaris que requereixin validació es deixaran adreçats a Pablo dins del document.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Hauria d’estar pel dimarts 14 de juliol a les 12:00 h, per tal que en Pablo, pugui revisar i respondre els dubtes pendents quan es reincorpori. També pot afegir altres preguntes que consideri importants.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Reunió amb les formadores de SUI i Pablo el dimarts a les 16. 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Jordi assistirà juntament amb en Pablo a la reunió amb les formadores de SUI el dimarts 14 de juliol a les 16:00 h.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Elles han demanat aquesta reunió per parlar sobre la conversió a curs asíncrono de SUI. 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Preparació de les dades per crear la web de Jornades i Trobades.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</w:t>
        <w:br w:type="textWrapping"/>
        <w:t xml:space="preserve">Isa tornarà a activar la web antiga de les trobades i les jornades a una servidor de proves (al subdomini test.prisma.cat). </w:t>
        <w:br w:type="textWrapping"/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Meriem crearà el document de recollida de dades corresponent.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br w:type="textWrapping"/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Un cop estiguin disponibles els accessos i el document de treball, Jordi començarà a completar la informació necessària per a la nova web. La recopilació de dades haurà d’estar enllestida abans de finals d’agost. Les fites intermèdies es definiran al document de seguiment. Meriem i Isa avisaran a en Jordi quan hagin completat la seves tasques a en Jordi per correu corporatiu.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Elaboració de tastets.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</w:t>
        <w:br w:type="textWrapping"/>
        <w:t xml:space="preserve">S’han d’elaborar els tastets LOGO, DAM i GEST (a l’agost) i a partir de setembre BULL i PNL (com que tot i que estan previstos els cursos de BULL i PNL a l’agost, com que no es segur que es puguin realitzar i potser les formadores estan de vacances, els deixem per setembre per no molestar amb dubtes, però igualment es poden anar elaborant i deixar els dubtes per setembre. A partir de setembre en Jordi haurà de contactar amb les autores i autors dels cursos per començar a coordinar l’elaboració dels tastets de cursos amb autoria. </w:t>
        <w:br w:type="textWrapping"/>
        <w:t xml:space="preserve">L’elaboració del guió complet del tastet (contingut, activitats, pregunta) no pot trigar més d’una setmana.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Revisió de cursos antics (PNL, GEST, MED, COA, JASON, DAM, etc.). </w:t>
        <w:br w:type="textWrapping"/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Hi ha cursos molt antics que són de PrisMa i s’hauria de fer una revisió de continguts, activitats, devolucions, vídeos, etc. </w:t>
        <w:br w:type="textWrapping"/>
        <w:t xml:space="preserve">En Pablo enviarà un correu a en Jordi amb un document compartit per poder fer aquesta revisió. En aquest correu acordaran l’ordre de prioritat de la revisió i les dates màximes.</w:t>
      </w:r>
    </w:p>
    <w:p w:rsidR="00000000" w:rsidDel="00000000" w:rsidP="00000000" w:rsidRDefault="00000000" w:rsidRPr="00000000" w14:paraId="00000067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Després de la reunió Adam confirma uns dies de permís sense sou que ha demanat en Jordi des del 20 de juliol al 31 de juliol de 2026 i posteriorment li avisen a en Jordi que s’ha mort la seva àvia i marxarà a Menorca amb un permís de 5 dies naturals des del 9 al 13 (inclosos) i es reincorporarà el dimarts 14. Per aquesta raó hem canviat algunes dates d’entrega de feines: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faqs -&gt; divendres 17 a les 12h. 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dades web jornades i trobades -&gt; entregues finals de la primera setmana d'agost i principis de la segona.</w:t>
            </w:r>
          </w:p>
        </w:tc>
      </w:tr>
    </w:tbl>
    <w:p w:rsidR="00000000" w:rsidDel="00000000" w:rsidP="00000000" w:rsidRDefault="00000000" w:rsidRPr="00000000" w14:paraId="0000006D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REUNIONS PRESENCIALS</w:t>
      </w:r>
    </w:p>
    <w:p w:rsidR="00000000" w:rsidDel="00000000" w:rsidP="00000000" w:rsidRDefault="00000000" w:rsidRPr="00000000" w14:paraId="00000070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Es manté el sistema de coordinació presencial de dos dies per setmana, juntament amb les reunions setmanals de seguiment.</w:t>
      </w:r>
    </w:p>
    <w:p w:rsidR="00000000" w:rsidDel="00000000" w:rsidP="00000000" w:rsidRDefault="00000000" w:rsidRPr="00000000" w14:paraId="00000072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De manera excepcional, durant el mes d’agost es valorarà l’adaptació d’aquesta presencialitat en funció de les vacances d’Isa i Pablo i de les necessitats organitzatives del període.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Suport Isa NOU" w:id="0" w:date="2026-07-08T07:29:13Z"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Aquí hi ha una faltorra en el nom de l'associació. Això ho ha de parlar l'Adam amb els del banc? @adam.prisma.cat@gmail.com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_S'ha assignat a adam.prisma.cat@gmail.com_</w:t>
      </w:r>
    </w:p>
  </w:comment>
  <w:comment w:author="Adam Carmona NOU" w:id="1" w:date="2026-07-08T16:00:40Z"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la caixa surt diferent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reacció total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 Isa NOU ha reaccionat amb 👍 (2026-07-09 6:38 a. m. UTC)</w:t>
      </w:r>
    </w:p>
  </w:comment>
  <w:comment w:author="Adam Carmona NOU" w:id="2" w:date="2026-07-08T16:01:25Z"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Surt axis</w:t>
      </w:r>
    </w:p>
  </w:comment>
  <w:comment w:author="Suport Isa NOU" w:id="3" w:date="2026-07-09T06:38:39Z"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Ok, ho parlo amb la @meriem.prisma.cat@gmail.com. Merci!</w:t>
      </w:r>
    </w:p>
  </w:comment>
  <w:comment w:author="Meriem Abjil NOU" w:id="4" w:date="2026-07-09T14:01:18Z"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 envio un coreu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campus.prisma.cat/course/view.php?id=894" TargetMode="External"/><Relationship Id="rId10" Type="http://schemas.openxmlformats.org/officeDocument/2006/relationships/hyperlink" Target="https://www.prisma.cat/proves/meriem/cursos-perfils-2026.html" TargetMode="External"/><Relationship Id="rId13" Type="http://schemas.openxmlformats.org/officeDocument/2006/relationships/image" Target="media/image1.png"/><Relationship Id="rId12" Type="http://schemas.openxmlformats.org/officeDocument/2006/relationships/hyperlink" Target="https://campus.prisma.cat/course/view.php?id=894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4.png"/><Relationship Id="rId14" Type="http://schemas.openxmlformats.org/officeDocument/2006/relationships/hyperlink" Target="https://docs.google.com/document/d/1tKMdI-9U8CfwRBeOzhDDz-kq4esA38H5pn_TJJek3xY/edit?tab=t.0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