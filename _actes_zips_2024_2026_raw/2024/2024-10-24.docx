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24 d’octubre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:45 a 12:</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Meriem i Isa</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Ordenar packs i cursos "sueltus" (si no és mooool complicat)</w:t>
      </w:r>
    </w:p>
    <w:p w:rsidR="00000000" w:rsidDel="00000000" w:rsidP="00000000" w:rsidRDefault="00000000" w:rsidRPr="00000000" w14:paraId="0000000A">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 llarg i curt del nou curs A2 de CDD</w:t>
      </w:r>
    </w:p>
    <w:p w:rsidR="00000000" w:rsidDel="00000000" w:rsidP="00000000" w:rsidRDefault="00000000" w:rsidRPr="00000000" w14:paraId="0000000B">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Possible col·laboració IG (Xaloc oposicions)</w:t>
      </w:r>
      <w:r w:rsidDel="00000000" w:rsidR="00000000" w:rsidRPr="00000000">
        <w:rPr>
          <w:rtl w:val="0"/>
        </w:rPr>
      </w:r>
    </w:p>
    <w:p w:rsidR="00000000" w:rsidDel="00000000" w:rsidP="00000000" w:rsidRDefault="00000000" w:rsidRPr="00000000" w14:paraId="0000000C">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Sincronització FB i IG</w:t>
      </w:r>
    </w:p>
    <w:p w:rsidR="00000000" w:rsidDel="00000000" w:rsidP="00000000" w:rsidRDefault="00000000" w:rsidRPr="00000000" w14:paraId="0000000D">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SSL domini Mirades Pedagògiques</w:t>
      </w:r>
    </w:p>
    <w:p w:rsidR="00000000" w:rsidDel="00000000" w:rsidP="00000000" w:rsidRDefault="00000000" w:rsidRPr="00000000" w14:paraId="0000000E">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Proposta reunió organitzativa (dia 12/11/2024)</w:t>
      </w:r>
    </w:p>
    <w:p w:rsidR="00000000" w:rsidDel="00000000" w:rsidP="00000000" w:rsidRDefault="00000000" w:rsidRPr="00000000" w14:paraId="0000000F">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Marina?</w:t>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w:t>
      </w: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Ordenar packs i cursos "sueltus" (si no és mooool complicat)</w:t>
      </w:r>
    </w:p>
    <w:p w:rsidR="00000000" w:rsidDel="00000000" w:rsidP="00000000" w:rsidRDefault="00000000" w:rsidRPr="00000000" w14:paraId="00000017">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Pablo proposa que en l’apartat dels cursos, aquesta apareguin primer individualment i després tot seguit els </w:t>
      </w:r>
      <w:r w:rsidDel="00000000" w:rsidR="00000000" w:rsidRPr="00000000">
        <w:rPr>
          <w:rFonts w:ascii="Verdana" w:cs="Verdana" w:eastAsia="Verdana" w:hAnsi="Verdana"/>
          <w:i w:val="1"/>
          <w:iCs w:val="1"/>
          <w:sz w:val="20"/>
          <w:szCs w:val="20"/>
          <w:rtl w:val="0"/>
        </w:rPr>
        <w:t xml:space="preserve">packs</w:t>
      </w:r>
      <w:r w:rsidDel="00000000" w:rsidR="00000000" w:rsidRPr="00000000">
        <w:rPr>
          <w:rFonts w:ascii="Verdana" w:cs="Verdana" w:eastAsia="Verdana" w:hAnsi="Verdana"/>
          <w:sz w:val="20"/>
          <w:szCs w:val="20"/>
          <w:rtl w:val="0"/>
        </w:rPr>
        <w:t xml:space="preserve">. La Meriem ho farà demà ja que hi ha mailing centres i dilluns a usuaris.</w:t>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 llarg i curt del nou curs A2 de CDD</w:t>
      </w:r>
    </w:p>
    <w:p w:rsidR="00000000" w:rsidDel="00000000" w:rsidP="00000000" w:rsidRDefault="00000000" w:rsidRPr="00000000" w14:paraId="0000001A">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curs serà de 50h, per tant, s’ha de considerar els possibles danys col·laterals que tenim.</w:t>
      </w:r>
    </w:p>
    <w:p w:rsidR="00000000" w:rsidDel="00000000" w:rsidP="00000000" w:rsidRDefault="00000000" w:rsidRPr="00000000" w14:paraId="0000001B">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nom curt serà TSA. </w:t>
        <w:br w:type="textWrapping"/>
      </w:r>
      <w:commentRangeStart w:id="0"/>
      <w:commentRangeStart w:id="1"/>
      <w:commentRangeStart w:id="2"/>
      <w:r w:rsidDel="00000000" w:rsidR="00000000" w:rsidRPr="00000000">
        <w:rPr>
          <w:rFonts w:ascii="Verdana" w:cs="Verdana" w:eastAsia="Verdana" w:hAnsi="Verdana"/>
          <w:sz w:val="20"/>
          <w:szCs w:val="20"/>
          <w:rtl w:val="0"/>
        </w:rPr>
        <w:t xml:space="preserve">La Cristina ha fet dues propostes:</w:t>
      </w:r>
    </w:p>
    <w:p w:rsidR="00000000" w:rsidDel="00000000" w:rsidP="00000000" w:rsidRDefault="00000000" w:rsidRPr="00000000" w14:paraId="0000001C">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Opció 1. Les TIC al servei de l’aprenentatge: eines i estratègies per a l’aula (nivell específic A2 de la CDD)</w:t>
      </w:r>
    </w:p>
    <w:p w:rsidR="00000000" w:rsidDel="00000000" w:rsidP="00000000" w:rsidRDefault="00000000" w:rsidRPr="00000000" w14:paraId="0000001D">
      <w:pPr>
        <w:numPr>
          <w:ilvl w:val="0"/>
          <w:numId w:val="2"/>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Opció 2. Com integrar la tecnologia a l’aula de manera efectiva (nivell específic A2 de la CDD)</w:t>
      </w:r>
    </w:p>
    <w:p w:rsidR="00000000" w:rsidDel="00000000" w:rsidP="00000000" w:rsidRDefault="00000000" w:rsidRPr="00000000" w14:paraId="0000001E">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comentat que l’opció 1 és la millor pel tema de les paraules clau. La idea és que si podem escurçar el text del parèntesi, mantenir el títol sencer. Si no, treure’n una part si al final el veiem molt llarg.</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Hauria de ser:</w:t>
      </w:r>
    </w:p>
    <w:p w:rsidR="00000000" w:rsidDel="00000000" w:rsidP="00000000" w:rsidRDefault="00000000" w:rsidRPr="00000000" w14:paraId="00000020">
      <w:pPr>
        <w:numPr>
          <w:ilvl w:val="0"/>
          <w:numId w:val="1"/>
        </w:numPr>
        <w:spacing w:line="360" w:lineRule="auto"/>
        <w:ind w:left="1440" w:hanging="360"/>
        <w:rPr>
          <w:rFonts w:ascii="Verdana" w:cs="Verdana" w:eastAsia="Verdana" w:hAnsi="Verdana"/>
          <w:sz w:val="20"/>
          <w:szCs w:val="20"/>
        </w:rPr>
      </w:pPr>
      <w:commentRangeStart w:id="3"/>
      <w:commentRangeStart w:id="4"/>
      <w:commentRangeStart w:id="5"/>
      <w:r w:rsidDel="00000000" w:rsidR="00000000" w:rsidRPr="00000000">
        <w:rPr>
          <w:rFonts w:ascii="Verdana" w:cs="Verdana" w:eastAsia="Verdana" w:hAnsi="Verdana"/>
          <w:sz w:val="20"/>
          <w:szCs w:val="20"/>
          <w:rtl w:val="0"/>
        </w:rPr>
        <w:t xml:space="preserve">Les TIC al Servei de l’Aprenentatge: Eines i Estratègies per a l’Aula (A2 CDD)</w:t>
      </w:r>
    </w:p>
    <w:p w:rsidR="00000000" w:rsidDel="00000000" w:rsidP="00000000" w:rsidRDefault="00000000" w:rsidRPr="00000000" w14:paraId="00000021">
      <w:pPr>
        <w:numPr>
          <w:ilvl w:val="0"/>
          <w:numId w:val="1"/>
        </w:numPr>
        <w:spacing w:line="36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TIC al Servei de l’Aprenentatge: Eines i Estratègies (nivell específic A2 de la CDD)</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Possible col·laboració IG (Xaloc oposicions)</w:t>
      </w:r>
    </w:p>
    <w:p w:rsidR="00000000" w:rsidDel="00000000" w:rsidP="00000000" w:rsidRDefault="00000000" w:rsidRPr="00000000" w14:paraId="00000024">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queda clar que és el que realment vol així que li enviarem una proposta i tornarem a quedar.</w:t>
        <w:br w:type="textWrapping"/>
      </w:r>
    </w:p>
    <w:p w:rsidR="00000000" w:rsidDel="00000000" w:rsidP="00000000" w:rsidRDefault="00000000" w:rsidRPr="00000000" w14:paraId="00000025">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Sincronització FB i IG</w:t>
      </w:r>
    </w:p>
    <w:p w:rsidR="00000000" w:rsidDel="00000000" w:rsidP="00000000" w:rsidRDefault="00000000" w:rsidRPr="00000000" w14:paraId="00000026">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fet i ja han acceptat l’Adam i la Isa.</w:t>
        <w:br w:type="textWrapping"/>
      </w:r>
    </w:p>
    <w:p w:rsidR="00000000" w:rsidDel="00000000" w:rsidP="00000000" w:rsidRDefault="00000000" w:rsidRPr="00000000" w14:paraId="0000002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SSL domini Mirades Pedagògiques</w:t>
        <w:br w:type="textWrapping"/>
        <w:t xml:space="preserve">De moment deixem parat el Campus de Mirades, per tant, també el certificat.</w:t>
        <w:br w:type="textWrapping"/>
      </w:r>
    </w:p>
    <w:p w:rsidR="00000000" w:rsidDel="00000000" w:rsidP="00000000" w:rsidRDefault="00000000" w:rsidRPr="00000000" w14:paraId="00000028">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Proposta reunió organitzativa (dia 12/11/2024)</w:t>
        <w:br w:type="textWrapping"/>
        <w:t xml:space="preserve">A la propera reunió on coincidim tots (el 12 de novembre) haurem d’intentar organitzar-nos perquè tenim molts cursos pendents i altres tasques.</w:t>
        <w:br w:type="textWrapping"/>
        <w:t xml:space="preserve">També hauríem de quadrar vacances fins a Nadal.</w:t>
        <w:br w:type="textWrapping"/>
      </w:r>
    </w:p>
    <w:p w:rsidR="00000000" w:rsidDel="00000000" w:rsidP="00000000" w:rsidRDefault="00000000" w:rsidRPr="00000000" w14:paraId="00000029">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Marina?</w:t>
      </w:r>
    </w:p>
    <w:p w:rsidR="00000000" w:rsidDel="00000000" w:rsidP="00000000" w:rsidRDefault="00000000" w:rsidRPr="00000000" w14:paraId="0000002A">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Pablo enviará un missatge a la Marina recordant-li per parlar del tema que ella proposava de les últimes edicions del curs…</w:t>
      </w:r>
    </w:p>
    <w:p w:rsidR="00000000" w:rsidDel="00000000" w:rsidP="00000000" w:rsidRDefault="00000000" w:rsidRPr="00000000" w14:paraId="0000002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2F">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24/10/2024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Verdana" w:cs="Verdana" w:eastAsia="Verdana" w:hAnsi="Verdana"/>
                <w:sz w:val="20"/>
                <w:szCs w:val="20"/>
              </w:rPr>
            </w:pPr>
            <w:ins w:author="Tutoria Jordi NOU" w:id="0" w:date="2024-11-08T12:22:31Z">
              <w:r w:rsidDel="00000000" w:rsidR="00000000" w:rsidRPr="00000000">
                <w:rPr>
                  <w:rFonts w:ascii="Verdana" w:cs="Verdana" w:eastAsia="Verdana" w:hAnsi="Verdana"/>
                  <w:sz w:val="20"/>
                  <w:szCs w:val="20"/>
                  <w:rtl w:val="0"/>
                </w:rPr>
                <w:t xml:space="preserve">8/11/2024</w:t>
              </w:r>
            </w:ins>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24/10/2024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24/10/2024</w:t>
            </w:r>
          </w:p>
        </w:tc>
      </w:tr>
    </w:tbl>
    <w:p w:rsidR="00000000" w:rsidDel="00000000" w:rsidP="00000000" w:rsidRDefault="00000000" w:rsidRPr="00000000" w14:paraId="0000003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utoria Jordi NOU" w:id="0" w:date="2024-11-08T12:20:5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A mi m'agrada més el segon títol perquè va al gra, però entenc això de les paraules clau (i, a més, el segon no lligaria amb les sigles).</w:t>
      </w:r>
    </w:p>
  </w:comment>
  <w:comment w:author="Secretaria PrisMa NOU" w:id="1" w:date="2024-11-12T11:38:09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_Marcat com a resolt_</w:t>
      </w:r>
    </w:p>
  </w:comment>
  <w:comment w:author="Secretaria PrisMa NOU" w:id="2" w:date="2024-11-12T11:41:39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_Reobert_</w:t>
      </w:r>
    </w:p>
  </w:comment>
  <w:comment w:author="Tutoria Jordi NOU" w:id="3" w:date="2024-11-08T12:21:56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mi funcionen bé les dues opcions</w:t>
      </w:r>
    </w:p>
  </w:comment>
  <w:comment w:author="Secretaria PrisMa NOU" w:id="4" w:date="2024-11-12T11:38:1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_Marcat com a resolt_</w:t>
      </w:r>
    </w:p>
  </w:comment>
  <w:comment w:author="Secretaria PrisMa NOU" w:id="5" w:date="2024-11-12T11:41:34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_Reobert_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